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>
          <w:ins w:id="0" w:author="&lt;анонимный&gt;" w:date="2026-10-01T13:28:07Z"/>
        </w:rPr>
      </w:pPr>
      <w:r>
        <w:rPr/>
        <w:t>Самостоятельная работа по SQL Server (T-SQL)</w:t>
        <w:br/>
        <w:br/>
        <w:t>---</w:t>
        <w:br/>
        <w:br/>
        <w:t xml:space="preserve">Часть 1. Теоретические вопросы </w:t>
        <w:br/>
        <w:br/>
        <w:t>Ответьте кратко (2–4 предложения):</w:t>
        <w:br/>
        <w:br/>
        <w:t>1. В чём разница между WHERE и HAVING?</w:t>
      </w:r>
    </w:p>
    <w:p>
      <w:pPr>
        <w:pStyle w:val="NormalWeb"/>
        <w:spacing w:before="0" w:after="280"/>
        <w:rPr>
          <w:ins w:id="4" w:author="&lt;анонимный&gt;" w:date="2026-10-01T13:29:12Z"/>
        </w:rPr>
      </w:pPr>
      <w:ins w:id="1" w:author="&lt;анонимный&gt;" w:date="2026-10-01T13:28:07Z">
        <w:r>
          <w:rPr>
            <w:lang w:val="en-US"/>
          </w:rPr>
          <w:t xml:space="preserve">Where </w:t>
        </w:r>
      </w:ins>
      <w:ins w:id="2" w:author="&lt;анонимный&gt;" w:date="2026-10-01T13:28:07Z">
        <w:r>
          <w:rPr>
            <w:lang w:val="ru-RU"/>
          </w:rPr>
          <w:t>в запросе используется, чтобы найти колонки</w:t>
        </w:r>
      </w:ins>
      <w:ins w:id="3" w:author="&lt;анонимный&gt;" w:date="2026-10-01T13:29:12Z">
        <w:r>
          <w:rPr>
            <w:lang w:val="ru-RU"/>
          </w:rPr>
          <w:t>, со значением в запросе</w:t>
        </w:r>
      </w:ins>
    </w:p>
    <w:p>
      <w:pPr>
        <w:pStyle w:val="NormalWeb"/>
        <w:spacing w:before="0" w:after="280"/>
        <w:rPr>
          <w:ins w:id="8" w:author="&lt;анонимный&gt;" w:date="2026-10-01T13:29:12Z"/>
        </w:rPr>
      </w:pPr>
      <w:ins w:id="5" w:author="&lt;анонимный&gt;" w:date="2026-10-01T13:29:12Z">
        <w:r>
          <w:rPr>
            <w:lang w:val="ru-RU"/>
          </w:rPr>
          <w:t xml:space="preserve">например: </w:t>
        </w:r>
      </w:ins>
      <w:ins w:id="6" w:author="&lt;анонимный&gt;" w:date="2026-10-01T13:29:12Z">
        <w:r>
          <w:rPr>
            <w:lang w:val="en-US"/>
          </w:rPr>
          <w:t xml:space="preserve">where cost = 200 </w:t>
        </w:r>
      </w:ins>
      <w:ins w:id="7" w:author="&lt;анонимный&gt;" w:date="2026-10-01T13:29:12Z">
        <w:r>
          <w:rPr>
            <w:lang w:val="ru-RU"/>
          </w:rPr>
          <w:t>найдет все колонки где стоимость равна 200</w:t>
        </w:r>
      </w:ins>
    </w:p>
    <w:p>
      <w:pPr>
        <w:pStyle w:val="NormalWeb"/>
        <w:spacing w:before="0" w:after="280"/>
        <w:rPr>
          <w:ins w:id="12" w:author="&lt;анонимный&gt;" w:date="2026-10-01T13:30:15Z"/>
        </w:rPr>
      </w:pPr>
      <w:ins w:id="9" w:author="&lt;анонимный&gt;" w:date="2026-10-01T13:29:12Z">
        <w:r>
          <w:rPr>
            <w:lang w:val="en-US"/>
          </w:rPr>
          <w:t>Hav</w:t>
        </w:r>
      </w:ins>
      <w:ins w:id="10" w:author="&lt;анонимный&gt;" w:date="2026-10-01T13:30:15Z">
        <w:r>
          <w:rPr>
            <w:lang w:val="en-US"/>
          </w:rPr>
          <w:t xml:space="preserve">ing </w:t>
        </w:r>
      </w:ins>
      <w:ins w:id="11" w:author="&lt;анонимный&gt;" w:date="2026-10-01T13:30:15Z">
        <w:r>
          <w:rPr>
            <w:lang w:val="ru-RU"/>
          </w:rPr>
          <w:t>в запросе используется чтобы найи таблицы имеющие у себя указанное значение</w:t>
        </w:r>
      </w:ins>
    </w:p>
    <w:p>
      <w:pPr>
        <w:pStyle w:val="NormalWeb"/>
        <w:spacing w:before="0" w:after="280"/>
        <w:rPr>
          <w:ins w:id="17" w:author="&lt;анонимный&gt;" w:date="2026-10-01T13:31:16Z"/>
        </w:rPr>
      </w:pPr>
      <w:ins w:id="13" w:author="&lt;анонимный&gt;" w:date="2026-10-01T13:30:15Z">
        <w:r>
          <w:rPr>
            <w:lang w:val="ru-RU"/>
          </w:rPr>
          <w:t xml:space="preserve">например: </w:t>
        </w:r>
      </w:ins>
      <w:ins w:id="14" w:author="&lt;анонимный&gt;" w:date="2026-10-01T13:30:15Z">
        <w:r>
          <w:rPr>
            <w:lang w:val="en-US"/>
          </w:rPr>
          <w:t xml:space="preserve">having cost </w:t>
        </w:r>
      </w:ins>
      <w:ins w:id="15" w:author="&lt;анонимный&gt;" w:date="2026-10-01T13:31:16Z">
        <w:r>
          <w:rPr>
            <w:lang w:val="en-US"/>
          </w:rPr>
          <w:t xml:space="preserve">= </w:t>
        </w:r>
      </w:ins>
      <w:ins w:id="16" w:author="&lt;анонимный&gt;" w:date="2026-10-01T13:31:16Z">
        <w:r>
          <w:rPr>
            <w:lang w:val="ru-RU"/>
          </w:rPr>
          <w:t>200 найдет все что имеет стоимость 200</w:t>
        </w:r>
      </w:ins>
    </w:p>
    <w:p>
      <w:pPr>
        <w:pStyle w:val="NormalWeb"/>
        <w:spacing w:before="0" w:after="280"/>
        <w:rPr>
          <w:ins w:id="18" w:author="&lt;анонимный&gt;" w:date="2026-10-01T13:31:35Z"/>
        </w:rPr>
      </w:pPr>
      <w:r>
        <w:rPr/>
        <w:br/>
        <w:t>2. Чем UNION отличается от UNION ALL?</w:t>
      </w:r>
    </w:p>
    <w:p>
      <w:pPr>
        <w:pStyle w:val="NormalWeb"/>
        <w:spacing w:before="0" w:after="280"/>
        <w:rPr>
          <w:ins w:id="19" w:author="&lt;анонимный&gt;" w:date="2026-10-01T13:34:50Z"/>
        </w:rPr>
      </w:pPr>
      <w:r>
        <w:rPr/>
        <w:br/>
        <w:t>3. Что такое APPLY и в чём разница между CROSS APPLY и OUTER APPLY?</w:t>
      </w:r>
    </w:p>
    <w:p>
      <w:pPr>
        <w:pStyle w:val="NormalWeb"/>
        <w:spacing w:before="0" w:after="280"/>
        <w:rPr>
          <w:ins w:id="20" w:author="&lt;анонимный&gt;" w:date="2026-10-01T13:35:23Z"/>
        </w:rPr>
      </w:pPr>
      <w:r>
        <w:rPr/>
        <w:br/>
        <w:t>4. Чем отличается VIEW от хранимой процедуры? Приведите по одному примеру, когда что использовать.</w:t>
      </w:r>
    </w:p>
    <w:p>
      <w:pPr>
        <w:pStyle w:val="NormalWeb"/>
        <w:spacing w:before="0" w:after="280"/>
        <w:rPr/>
      </w:pPr>
      <w:ins w:id="21" w:author="&lt;анонимный&gt;" w:date="2026-10-01T13:35:23Z">
        <w:r>
          <w:rPr>
            <w:rFonts w:eastAsia="Times New Roman" w:cs="Times New Roman"/>
            <w:sz w:val="24"/>
            <w:szCs w:val="24"/>
            <w:lang w:val="en-US" w:eastAsia="ru-RU"/>
          </w:rPr>
          <w:t>V</w:t>
        </w:r>
      </w:ins>
      <w:ins w:id="22" w:author="&lt;анонимный&gt;" w:date="2026-10-01T13:35:23Z">
        <w:r>
          <w:rPr>
            <w:lang w:val="en-US"/>
          </w:rPr>
          <w:t xml:space="preserve">iew </w:t>
        </w:r>
      </w:ins>
      <w:ins w:id="23" w:author="&lt;анонимный&gt;" w:date="2026-10-01T13:35:23Z">
        <w:r>
          <w:rPr>
            <w:lang w:val="ru-RU"/>
          </w:rPr>
          <w:t xml:space="preserve">это виртуальная таблица. </w:t>
        </w:r>
      </w:ins>
      <w:ins w:id="24" w:author="&lt;анонимный&gt;" w:date="2026-10-01T13:38:44Z">
        <w:r>
          <w:rPr>
            <w:lang w:val="ru-RU"/>
          </w:rPr>
          <w:t>О</w:t>
        </w:r>
      </w:ins>
      <w:ins w:id="25" w:author="&lt;анонимный&gt;" w:date="2026-10-01T13:37:16Z">
        <w:r>
          <w:rPr>
            <w:lang w:val="ru-RU"/>
          </w:rPr>
          <w:t xml:space="preserve">на хранит запрос, а не </w:t>
        </w:r>
      </w:ins>
      <w:ins w:id="26" w:author="&lt;анонимный&gt;" w:date="2026-10-01T13:38:22Z">
        <w:r>
          <w:rPr>
            <w:lang w:val="ru-RU"/>
          </w:rPr>
          <w:t xml:space="preserve">физические данные. В отличии от процедуры, которая принимает информацию, делает расчеты и выводит результаты, </w:t>
        </w:r>
      </w:ins>
      <w:ins w:id="27" w:author="&lt;анонимный&gt;" w:date="2026-10-01T13:38:22Z">
        <w:r>
          <w:rPr>
            <w:lang w:val="en-US"/>
          </w:rPr>
          <w:t xml:space="preserve">view </w:t>
        </w:r>
      </w:ins>
      <w:ins w:id="28" w:author="&lt;анонимный&gt;" w:date="2026-10-01T13:38:22Z">
        <w:r>
          <w:rPr>
            <w:lang w:val="ru-RU"/>
          </w:rPr>
          <w:t xml:space="preserve">берет информацию </w:t>
        </w:r>
      </w:ins>
      <w:ins w:id="29" w:author="&lt;анонимный&gt;" w:date="2026-10-01T13:39:24Z">
        <w:r>
          <w:rPr>
            <w:lang w:val="ru-RU"/>
          </w:rPr>
          <w:t>в момент обращени</w:t>
        </w:r>
      </w:ins>
      <w:ins w:id="30" w:author="&lt;анонимный&gt;" w:date="2026-10-01T13:41:11Z">
        <w:r>
          <w:rPr>
            <w:lang w:val="ru-RU"/>
          </w:rPr>
          <w:t>я.</w:t>
        </w:r>
      </w:ins>
      <w:r>
        <w:rPr/>
        <w:br/>
        <w:t>5. Что такое оконная функция? Чем она отличается от GROUP BY?</w:t>
        <w:br/>
      </w:r>
      <w:ins w:id="31" w:author="&lt;анонимный&gt;" w:date="2026-10-01T13:41:41Z">
        <w:r>
          <w:rPr/>
          <w:t xml:space="preserve">Оконная функция, это функция которую можно использовать для упорядочивания списков и создания рейтингов (от большего к меньшему, иерархия и тд). </w:t>
        </w:r>
      </w:ins>
      <w:ins w:id="32" w:author="&lt;анонимный&gt;" w:date="2026-10-01T13:42:42Z">
        <w:r>
          <w:rPr/>
          <w:t xml:space="preserve">В отличии от </w:t>
        </w:r>
      </w:ins>
      <w:ins w:id="33" w:author="&lt;анонимный&gt;" w:date="2026-10-01T13:42:42Z">
        <w:r>
          <w:rPr>
            <w:lang w:val="en-US"/>
          </w:rPr>
          <w:t xml:space="preserve">group by </w:t>
        </w:r>
      </w:ins>
      <w:ins w:id="34" w:author="&lt;анонимный&gt;" w:date="2026-10-01T13:42:42Z">
        <w:r>
          <w:rPr>
            <w:lang w:val="ru-RU"/>
          </w:rPr>
          <w:t>может делать пропуски в таблице и распределять по группам</w:t>
        </w:r>
      </w:ins>
      <w:r>
        <w:rPr/>
        <w:br/>
        <w:t>---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  <w:br/>
        <w:br/>
        <w:t xml:space="preserve">Часть 2. Практические задания </w:t>
        <w:br/>
        <w:br/>
        <w:t>Схема базы данных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CREATE TABLE Employees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EmployeeID   INT PRIMARY KEY,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Name         NVARCHAR(100)  NOT NULL,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ManagerID    INT NULL REFERENCES Employees(EmployeeID),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DepartmentID INT NOT NULL,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Salary       DECIMAL(10,2)  NOT NULL,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HireDate     DATE           NOT NULL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CREATE TABLE Departments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DepartmentID INT PRIMARY KEY,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Name         NVARCHAR(100) NOT NULL,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City         NVARCHAR(50)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CREATE TABLE Sales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SaleID     INT PRIMARY KEY,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EmployeeID INT NOT NULL REFERENCES Employees(EmployeeID),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SaleDate   DATE NOT NULL,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Amount     DECIMAL(10,2) NOT NULL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);</w:t>
      </w:r>
    </w:p>
    <w:p>
      <w:pPr>
        <w:pStyle w:val="HTMLPreformatted"/>
        <w:rPr>
          <w:lang w:val="en-US"/>
        </w:rPr>
      </w:pPr>
      <w:r>
        <w:rPr>
          <w:lang w:val="en-US"/>
        </w:rPr>
        <w:t>INSERT INTO Departments VALUES</w:t>
      </w:r>
    </w:p>
    <w:p>
      <w:pPr>
        <w:pStyle w:val="HTMLPreformatted"/>
        <w:rPr>
          <w:lang w:val="en-US"/>
        </w:rPr>
      </w:pPr>
      <w:r>
        <w:rPr>
          <w:lang w:val="en-US"/>
        </w:rPr>
        <w:t>(1, 'IT', '</w:t>
      </w:r>
      <w:r>
        <w:rPr/>
        <w:t>Москва</w:t>
      </w:r>
      <w:r>
        <w:rPr>
          <w:lang w:val="en-US"/>
        </w:rPr>
        <w:t>'),</w:t>
      </w:r>
    </w:p>
    <w:p>
      <w:pPr>
        <w:pStyle w:val="HTMLPreformatted"/>
        <w:rPr/>
      </w:pPr>
      <w:r>
        <w:rPr/>
        <w:t>(2, 'Sales', 'Санкт-Петербург'),</w:t>
      </w:r>
    </w:p>
    <w:p>
      <w:pPr>
        <w:pStyle w:val="HTMLPreformatted"/>
        <w:rPr/>
      </w:pPr>
      <w:r>
        <w:rPr/>
        <w:t>(3, 'HR', 'Москва');</w:t>
      </w:r>
    </w:p>
    <w:p>
      <w:pPr>
        <w:pStyle w:val="HTMLPreformatted"/>
        <w:rPr/>
      </w:pPr>
      <w:r>
        <w:rPr/>
      </w:r>
    </w:p>
    <w:p>
      <w:pPr>
        <w:pStyle w:val="HTMLPreformatted"/>
        <w:rPr>
          <w:lang w:val="en-US"/>
        </w:rPr>
      </w:pPr>
      <w:r>
        <w:rPr>
          <w:lang w:val="en-US"/>
        </w:rPr>
        <w:t>INSERT INTO Employees VALUES</w:t>
      </w:r>
    </w:p>
    <w:p>
      <w:pPr>
        <w:pStyle w:val="HTMLPreformatted"/>
        <w:rPr>
          <w:lang w:val="en-US"/>
        </w:rPr>
      </w:pPr>
      <w:r>
        <w:rPr>
          <w:lang w:val="en-US"/>
        </w:rPr>
        <w:t>(1, '</w:t>
      </w:r>
      <w:r>
        <w:rPr/>
        <w:t>Иванов</w:t>
      </w:r>
      <w:r>
        <w:rPr>
          <w:lang w:val="en-US"/>
        </w:rPr>
        <w:t>',  NULL, 1, 200000, '2015-03-01'),</w:t>
      </w:r>
    </w:p>
    <w:p>
      <w:pPr>
        <w:pStyle w:val="HTMLPreformatted"/>
        <w:rPr/>
      </w:pPr>
      <w:r>
        <w:rPr/>
        <w:t>(2, 'Петров',  1,    1, 150000, '2018-06-15'),</w:t>
      </w:r>
    </w:p>
    <w:p>
      <w:pPr>
        <w:pStyle w:val="HTMLPreformatted"/>
        <w:rPr/>
      </w:pPr>
      <w:r>
        <w:rPr/>
        <w:t>(3, 'Сидоров', 1,    2, 120000, '2019-09-01'),</w:t>
      </w:r>
    </w:p>
    <w:p>
      <w:pPr>
        <w:pStyle w:val="HTMLPreformatted"/>
        <w:rPr/>
      </w:pPr>
      <w:r>
        <w:rPr/>
        <w:t>(4, 'Кузнецов',2,    1, 100000, '2021-01-10'),</w:t>
      </w:r>
    </w:p>
    <w:p>
      <w:pPr>
        <w:pStyle w:val="HTMLPreformatted"/>
        <w:rPr/>
      </w:pPr>
      <w:r>
        <w:rPr/>
        <w:t>(5, 'Смирнова',3,    2,  90000, '2022-05-20'),</w:t>
      </w:r>
    </w:p>
    <w:p>
      <w:pPr>
        <w:pStyle w:val="HTMLPreformatted"/>
        <w:rPr>
          <w:lang w:val="en-US"/>
        </w:rPr>
      </w:pPr>
      <w:r>
        <w:rPr>
          <w:lang w:val="en-US"/>
        </w:rPr>
        <w:t>(6, '</w:t>
      </w:r>
      <w:r>
        <w:rPr/>
        <w:t>Попов</w:t>
      </w:r>
      <w:r>
        <w:rPr>
          <w:lang w:val="en-US"/>
        </w:rPr>
        <w:t>',   3,    3,  80000, '2023-02-01');</w:t>
      </w:r>
    </w:p>
    <w:p>
      <w:pPr>
        <w:pStyle w:val="HTMLPreformatted"/>
        <w:rPr>
          <w:lang w:val="en-US"/>
        </w:rPr>
      </w:pPr>
      <w:r>
        <w:rPr>
          <w:lang w:val="en-US"/>
        </w:rPr>
      </w:r>
    </w:p>
    <w:p>
      <w:pPr>
        <w:pStyle w:val="HTMLPreformatted"/>
        <w:rPr>
          <w:lang w:val="en-US"/>
        </w:rPr>
      </w:pPr>
      <w:r>
        <w:rPr>
          <w:lang w:val="en-US"/>
        </w:rPr>
        <w:t>INSERT INTO Sales VALUES</w:t>
      </w:r>
    </w:p>
    <w:p>
      <w:pPr>
        <w:pStyle w:val="HTMLPreformatted"/>
        <w:rPr>
          <w:lang w:val="en-US"/>
        </w:rPr>
      </w:pPr>
      <w:r>
        <w:rPr>
          <w:lang w:val="en-US"/>
        </w:rPr>
        <w:t>(1, 2, '2023-01-15', 5000),</w:t>
      </w:r>
    </w:p>
    <w:p>
      <w:pPr>
        <w:pStyle w:val="HTMLPreformatted"/>
        <w:rPr>
          <w:lang w:val="en-US"/>
        </w:rPr>
      </w:pPr>
      <w:r>
        <w:rPr>
          <w:lang w:val="en-US"/>
        </w:rPr>
        <w:t>(2, 2, '2023-02-20', 7000),</w:t>
      </w:r>
    </w:p>
    <w:p>
      <w:pPr>
        <w:pStyle w:val="HTMLPreformatted"/>
        <w:rPr>
          <w:lang w:val="en-US"/>
        </w:rPr>
      </w:pPr>
      <w:r>
        <w:rPr>
          <w:lang w:val="en-US"/>
        </w:rPr>
        <w:t>(3, 2, '2023-03-25', 3000),</w:t>
      </w:r>
    </w:p>
    <w:p>
      <w:pPr>
        <w:pStyle w:val="HTMLPreformatted"/>
        <w:rPr>
          <w:lang w:val="en-US"/>
        </w:rPr>
      </w:pPr>
      <w:r>
        <w:rPr>
          <w:lang w:val="en-US"/>
        </w:rPr>
        <w:t>(4, 3, '2023-01-10', 8000),</w:t>
      </w:r>
    </w:p>
    <w:p>
      <w:pPr>
        <w:pStyle w:val="HTMLPreformatted"/>
        <w:rPr>
          <w:lang w:val="en-US"/>
        </w:rPr>
      </w:pPr>
      <w:r>
        <w:rPr>
          <w:lang w:val="en-US"/>
        </w:rPr>
        <w:t>(5, 3, '2023-04-05', 6000),</w:t>
      </w:r>
    </w:p>
    <w:p>
      <w:pPr>
        <w:pStyle w:val="HTMLPreformatted"/>
        <w:rPr/>
      </w:pPr>
      <w:r>
        <w:rPr/>
        <w:t>(6, 4, '2023-05-01', 2000),</w:t>
      </w:r>
    </w:p>
    <w:p>
      <w:pPr>
        <w:pStyle w:val="HTMLPreformatted"/>
        <w:rPr/>
      </w:pPr>
      <w:r>
        <w:rPr/>
        <w:t>(7, 5, '2023-06-01', 9000);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  <w:ins w:id="36" w:author="&lt;анонимный&gt;" w:date="2026-10-01T14:09:30Z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---</w:t>
        <w:br/>
        <w:br/>
        <w:t xml:space="preserve">Задание 1. Основы T-SQL </w:t>
        <w:br/>
        <w:br/>
        <w:t>Выведите список сотрудников, у которых:</w:t>
        <w:br/>
      </w:r>
      <w:ins w:id="35" w:author="&lt;анонимный&gt;" w:date="2026-10-01T14:17:10Z">
        <w:r>
          <w:rPr>
            <w:rFonts w:eastAsia="Times New Roman" w:cs="Times New Roman" w:ascii="Times New Roman" w:hAnsi="Times New Roman"/>
            <w:sz w:val="24"/>
            <w:szCs w:val="24"/>
            <w:lang w:eastAsia="ru-RU"/>
          </w:rPr>
          <w:drawing>
            <wp:inline distT="0" distB="0" distL="0" distR="0">
              <wp:extent cx="5940425" cy="2633980"/>
              <wp:effectExtent l="0" t="0" r="0" b="0"/>
              <wp:docPr id="1" name="Изображение2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Изображение2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26339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  <w:t>· зарплата больше средней по компании,</w:t>
        <w:br/>
        <w:t>· они приняты на работу после 2020-01-01,</w:t>
        <w:br/>
        <w:t>· отсортировано по зарплате по убыванию.</w:t>
        <w:br/>
        <w:br/>
        <w:t>Выведите: Name, Salary, HireDate, отклонение от средней (Salary - AvgSalary).</w:t>
        <w:br/>
        <w:br/>
        <w:t>---</w:t>
        <w:br/>
        <w:br/>
        <w:t xml:space="preserve">Задание 2. Рекурсивный CTE </w:t>
        <w:br/>
        <w:br/>
        <w:t>Постройте иерархию подчинённых, начиная с топ-менеджера (ManagerID IS NULL).</w:t>
        <w:br/>
        <w:br/>
        <w:t>Выведите: EmployeeID, Name, ManagerID, Level (уровень в иерархии), полный путь вида Гендиректор → Иванов → Петров.</w:t>
        <w:br/>
        <w:br/>
        <w:t>Пример вывода:</w:t>
        <w:br/>
        <w:br/>
        <w:t>EmployeeID Name ManagerID Level Path</w:t>
        <w:br/>
        <w:t>1 Иванов NULL 0 Иванов</w:t>
        <w:br/>
        <w:t>3 Петров 1 1 Иванов → Петров</w:t>
        <w:br/>
        <w:br/>
        <w:t>---</w:t>
        <w:br/>
        <w:br/>
        <w:t xml:space="preserve">Задание 3. Оконные функции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ins w:id="37" w:author="&lt;анонимный&gt;" w:date="2026-10-01T14:09:30Z">
        <w:r>
          <w:rPr>
            <w:rFonts w:eastAsia="Times New Roman" w:cs="Times New Roman" w:ascii="Times New Roman" w:hAnsi="Times New Roman"/>
            <w:sz w:val="24"/>
            <w:szCs w:val="24"/>
            <w:lang w:eastAsia="ru-RU"/>
          </w:rPr>
          <w:drawing>
            <wp:inline distT="0" distB="0" distL="0" distR="0">
              <wp:extent cx="5940425" cy="3157220"/>
              <wp:effectExtent l="0" t="0" r="0" b="0"/>
              <wp:docPr id="2" name="Изображение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Изображение1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31572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  <w:br/>
        <w:t>Для каждого отдела выведите сотрудников и:</w:t>
        <w:br/>
        <w:br/>
        <w:t>· Name, DepartmentID, Salary;</w:t>
        <w:br/>
        <w:t>· ранг сотрудника по зарплате внутри отдела (RankInDept);</w:t>
        <w:br/>
        <w:t>· среднюю зарплату по отделу (AvgSalaryDept);</w:t>
        <w:br/>
        <w:t>· накопительную сумму зарплат внутри отдела по возрастанию HireDate (RunningTotal);</w:t>
        <w:br/>
        <w:t>· разницу между зарплатой сотрудника и максимальной зарплатой в его отделе (DiffToMax).</w:t>
        <w:br/>
        <w:br/>
        <w:t>Отсортируйте по DepartmentID, затем по RankInDept.</w:t>
        <w:br/>
        <w:br/>
        <w:t>---</w:t>
        <w:br/>
        <w:br/>
        <w:t xml:space="preserve">Задание 4. APPLY </w:t>
        <w:br/>
        <w:br/>
        <w:t>Для каждого сотрудника выведите две последние продажи (если их нет — сотрудник всё равно должен попасть в выборку).</w:t>
        <w:br/>
        <w:br/>
        <w:t>Выведите: Name, SaleDate, Amount.</w:t>
        <w:br/>
        <w:br/>
        <w:t>Ограничение: для каждой продажи посчитайте также номер по порядку (RowNum = 1 или 2) через оконную функцию. Используйте OUTER APPLY.</w:t>
        <w:br/>
        <w:br/>
        <w:t>---</w:t>
        <w:br/>
        <w:br/>
        <w:t xml:space="preserve">Задание 5. Представление </w:t>
        <w:br/>
        <w:br/>
        <w:t>Создайте представление vw_EmployeeStats, которое для каждого сотрудника возвращает:</w:t>
        <w:br/>
        <w:br/>
        <w:t>· EmployeeID, Name, DepartmentName;</w:t>
        <w:br/>
        <w:t>· TotalSales — общая сумма продаж;</w:t>
        <w:br/>
        <w:t>· SalesCount — количество продаж;</w:t>
        <w:br/>
        <w:t>· RankInCompany — ранг сотрудника по общей сумме продаж по всей компании (оконная функция).</w:t>
        <w:br/>
        <w:br/>
        <w:t>У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сотрудников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без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продаж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TotalSales = 0, SalesCount = 0.</w:t>
        <w:br/>
        <w:br/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Затем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выполните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SELECT * FROM vw_EmployeeStats ORDER BY RankInCompany.</w:t>
        <w:br/>
        <w:br/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---</w:t>
        <w:br/>
        <w:br/>
        <w:t xml:space="preserve">Задание 6. Хранимая процедура </w:t>
        <w:br/>
        <w:br/>
        <w:t>Создайте процедуру usp_GetDepartmentReport: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@DepartmentID INT,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@MinSalary DECIMAL(10,2) = 0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Процедура должна вернуть сотрудников указанного отдела с зарплатой не ниже @MinSalary, а также:</w:t>
        <w:br/>
        <w:br/>
        <w:t>· общее количество сотрудников (TotalEmployees);</w:t>
        <w:br/>
        <w:t>· суммарную зарплату (TotalSalary).</w:t>
        <w:br/>
        <w:br/>
        <w:t>Если отдел не найден — вывести сообщение об ошибке через RAISERROR или THROW.</w:t>
        <w:br/>
        <w:br/>
        <w:t>---</w:t>
        <w:br/>
        <w:br/>
        <w:t xml:space="preserve">Задание 7. Скалярная функция </w:t>
      </w:r>
      <w:del w:id="38" w:author="teacher" w:date="2026-09-30T14:54:00Z">
        <w:r>
          <w:rPr>
            <w:rFonts w:eastAsia="Times New Roman" w:cs="Times New Roman" w:ascii="Times New Roman" w:hAnsi="Times New Roman"/>
            <w:sz w:val="24"/>
            <w:szCs w:val="24"/>
            <w:lang w:eastAsia="ru-RU"/>
          </w:rPr>
          <w:delText>(4 балла)</w:delText>
        </w:r>
      </w:del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  <w:br/>
        <w:t>Создайте функцию fn_GetEmployeeLevel(@EmployeeID INT), возвращающую INT — уровень сотрудника в иерархии (0 для топ-менеджера). Внутри используйте рекурсивный CTE.</w:t>
        <w:br/>
        <w:br/>
        <w:t>Проверьте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работу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SELECT EmployeeID, Name, dbo.fn_GetEmployeeLevel(EmployeeID) AS Level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FROM Employees;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trackRevision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trackedChanges" w:enforcement="1" w:cryptProviderType="rsaAES" w:cryptAlgorithmClass="hash" w:cryptAlgorithmType="typeAny" w:cryptAlgorithmSid="14" w:cryptSpinCount="100000" w:hash="kp0t0eie7kN0wQ/uI3hXvS6e0pBfyVWkHH8teFRkKtg+HSigSsTTtDxWdOj+rPLQhA/BKYd3xVtWwPPDtbqBZg==" w:salt="PlaeWoScwMLc/Bxp0Wh9SA=="/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7266e7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LineNumber">
    <w:name w:val="Line Number"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7266e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7266e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Docx_Editor_PLUS/1.0.0.0$Windows_X86_64 LibreOffice_project/</Application>
  <AppVersion>15.0000</AppVersion>
  <Pages>5</Pages>
  <Words>665</Words>
  <Characters>4080</Characters>
  <CharactersWithSpaces>4884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2026-09-30T11:50:00Z</dcterms:created>
  <dc:creator>teacher</dc:creator>
  <dc:description/>
  <dc:language>ru-RU</dc:language>
  <cp:lastModifiedBy/>
  <dcterms:modified xsi:type="dcterms:W3CDTF">2026-10-01T14:28:45Z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